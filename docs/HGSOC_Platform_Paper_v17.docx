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rPr/>
      </w:pPr>
      <w:r>
        <w:rPr>
          <w:b/>
        </w:rPr>
        <w:t>A Multi-Modal MCP Precision Oncology Platform for</w:t>
      </w:r>
    </w:p>
    <w:p>
      <w:pPr>
        <w:pStyle w:val="BodyText"/>
        <w:rPr/>
      </w:pPr>
      <w:r>
        <w:rPr>
          <w:b/>
        </w:rPr>
        <w:t>High-Grade Serous Ovarian Cancer: Proof-of-Concept</w:t>
      </w:r>
    </w:p>
    <w:p>
      <w:pPr>
        <w:pStyle w:val="BodyText"/>
        <w:rPr/>
      </w:pPr>
      <w:r>
        <w:rPr>
          <w:b/>
        </w:rPr>
        <w:t>Lynn Langit</w:t>
      </w:r>
      <w:r>
        <w:rPr/>
        <w:t>¹</w:t>
      </w:r>
    </w:p>
    <w:p>
      <w:pPr>
        <w:pStyle w:val="BodyText"/>
        <w:rPr/>
      </w:pPr>
      <w:r>
        <w:rPr>
          <w:i/>
        </w:rPr>
        <w:t>¹ Independent Researcher, AI Architecture &amp; Precision Oncology Platforms</w:t>
      </w:r>
    </w:p>
    <w:p>
      <w:pPr>
        <w:pStyle w:val="BodyText"/>
        <w:rPr/>
      </w:pPr>
      <w:fldSimple w:instr=" DATE \@ &quot;MMMM d, yyyy&quot; ">
        <w:r>
          <w:rPr/>
          <w:t>April 23, 2026</w:t>
        </w:r>
      </w:fldSimple>
      <w:r>
        <w:rPr/>
        <w:t xml:space="preserve"> | Working Draft — Not for Citation | Version 17</w:t>
      </w:r>
    </w:p>
    <w:tbl>
      <w:tblPr>
        <w:tblW w:w="9360" w:type="dxa"/>
        <w:jc w:val="left"/>
        <w:tblInd w:w="0" w:type="dxa"/>
        <w:tblLayout w:type="fixed"/>
        <w:tblCellMar>
          <w:top w:w="60" w:type="dxa"/>
          <w:left w:w="120" w:type="dxa"/>
          <w:bottom w:w="6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19</w:t>
            </w:r>
          </w:p>
          <w:p>
            <w:pPr>
              <w:pStyle w:val="Normal"/>
              <w:jc w:val="left"/>
              <w:rPr/>
            </w:pPr>
            <w:r>
              <w:rPr/>
              <w:t>MCP Servers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3</w:t>
            </w:r>
          </w:p>
          <w:p>
            <w:pPr>
              <w:pStyle w:val="Normal"/>
              <w:jc w:val="left"/>
              <w:rPr/>
            </w:pPr>
            <w:r>
              <w:rPr/>
              <w:t>Cross-Validated Treatment Paths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5</w:t>
            </w:r>
          </w:p>
          <w:p>
            <w:pPr>
              <w:pStyle w:val="Normal"/>
              <w:jc w:val="left"/>
              <w:rPr/>
            </w:pPr>
            <w:r>
              <w:rPr/>
              <w:t>Pipeline Stages</w:t>
            </w:r>
          </w:p>
        </w:tc>
      </w:tr>
    </w:tbl>
    <w:p>
      <w:pPr>
        <w:pStyle w:val="Heading1"/>
        <w:rPr/>
      </w:pPr>
      <w:bookmarkStart w:id="0" w:name="abstract"/>
      <w:r>
        <w:rPr/>
        <w:t>Abstract</w:t>
      </w:r>
      <w:bookmarkEnd w:id="0"/>
    </w:p>
    <w:p>
      <w:pPr>
        <w:pStyle w:val="Normal"/>
        <w:rPr/>
      </w:pPr>
      <w:r>
        <w:rPr>
          <w:b/>
        </w:rPr>
        <w:t>Background.</w:t>
      </w:r>
      <w:r>
        <w:rPr/>
        <w:t xml:space="preserve"> High-grade serous ovarian cancer (HGSOC) has virtually no approved immunotherapy options, and integrated multi-modal computational platforms that systematically identify actionable targets remain lacking.</w:t>
      </w:r>
    </w:p>
    <w:p>
      <w:pPr>
        <w:pStyle w:val="BodyText"/>
        <w:rPr/>
      </w:pPr>
      <w:r>
        <w:rPr>
          <w:b/>
        </w:rPr>
        <w:t>Methods.</w:t>
      </w:r>
      <w:r>
        <w:rPr/>
        <w:t xml:space="preserve"> We describe proof-of-concept validation of a 19-server Model Context Protocol (MCP) platform executing five sequential stages—genomic profiling, spatial deconvolution, target scoring, causal inference, and report generation—on three synthetic patients: HGSOC (PAT001, Stage IV), ER+ breast cancer (PAT002), and preventive cardiovascular health in a post-menopausal woman (PAT003).</w:t>
      </w:r>
    </w:p>
    <w:p>
      <w:pPr>
        <w:pStyle w:val="BodyText"/>
        <w:rPr/>
      </w:pPr>
      <w:r>
        <w:rPr>
          <w:b/>
        </w:rPr>
        <w:t>Results.</w:t>
      </w:r>
      <w:r>
        <w:rPr/>
        <w:t xml:space="preserve"> All 14 testable servers passed live validation. For PAT001: POLE p.V411L hypermutation corrected TMB from 4.2 to 47.3 mut/Mb (above FDA pembrolizumab threshold), yielding 568 predicted neoantigens (antigen presentation score 0.94/1.0); spatial deconvolution identified 18.2% CAF fraction and 5.5× CD8 exclusion gradient; Open Targets scored AKT2 (0.373) and CCNE1 (0.279) as top novel targets; 8 actively recruiting trials matched the molecular profile. PAT002 confirmed three FDA-approved treatment paths with zero errors. Three investigational hypotheses—personalized neoantigen vaccine (TP53 R175H → RMPEAAPPV, IC50 7.8 nM), NNMT/CAF inhibition, and convergent checkpoint blockade—were not reachable by standard workup. For PAT003: cardiometabolic risk profiling identified intermediate 10-year CVD risk (Reynolds 14.3%, Framingham 12.0%, ASCVD 10.3%) with three high-priority evidence gaps (Lp(a), APOE genotype, coronary artery calcium score) not captured by standard lipid panels or population genetic screening.</w:t>
      </w:r>
    </w:p>
    <w:p>
      <w:pPr>
        <w:pStyle w:val="BodyText"/>
        <w:rPr/>
      </w:pPr>
      <w:r>
        <w:rPr>
          <w:b/>
        </w:rPr>
        <w:t>Conclusions.</w:t>
      </w:r>
      <w:r>
        <w:rPr/>
        <w:t xml:space="preserve"> A 19-server MCP architecture executes comprehensive, multi-modal precision medicine analysis across oncology and preventive health in a single automated pipeline, surfacing clinically actionable hypotheses beyond standard-of-care workup. The addition of a preventive cardiovascular server (PAT003) demonstrates that the architecture generalizes beyond cancer to population health use cases. Prospective validation on real patient cohorts is the required next step.</w:t>
      </w:r>
    </w:p>
    <w:p>
      <w:pPr>
        <w:pStyle w:val="BodyText"/>
        <w:rPr/>
      </w:pPr>
      <w:r>
        <w:rPr>
          <w:b/>
          <w:i/>
        </w:rPr>
        <w:t>Keywords:</w:t>
      </w:r>
      <w:r>
        <w:rPr>
          <w:i/>
        </w:rPr>
        <w:t xml:space="preserve"> high-grade serous ovarian cancer; model context protocol; precision oncology; neoantigen; spatial transcriptomics; immune exclusion; cancer-associated fibroblasts; NNMT; cross-cancer validation</w:t>
      </w:r>
    </w:p>
    <w:p>
      <w:pPr>
        <w:pStyle w:val="Heading1"/>
        <w:rPr/>
      </w:pPr>
      <w:bookmarkStart w:id="1" w:name="introduction"/>
      <w:r>
        <w:rPr/>
        <w:t>1. Introduction</w:t>
      </w:r>
      <w:bookmarkEnd w:id="1"/>
    </w:p>
    <w:p>
      <w:pPr>
        <w:pStyle w:val="Normal"/>
        <w:rPr/>
      </w:pPr>
      <w:r>
        <w:rPr/>
        <w:t>High-grade serous ovarian cancer accounts for approximately 70% of all ovarian cancer deaths and is diagnosed at late stage (IIIC/IV) in the majority of patients. Despite initial response rates of 70–80% to platinum-based chemotherapy, nearly all patients with advanced disease relapse; platinum-resistant disease carries median overall survival under 12 months.</w:t>
      </w:r>
    </w:p>
    <w:p>
      <w:pPr>
        <w:pStyle w:val="BodyText"/>
        <w:rPr/>
      </w:pPr>
      <w:r>
        <w:rPr/>
        <w:t>Immunotherapy has transformed outcomes in other solid tumors, yet HGSOC remains highly resistant to immune checkpoint blockade, with objective response rates below 10% in unselected patients. The immune microenvironment is characterized by spatial CD8+ T cell exclusion—cells are present in ascites and stroma but fail to infiltrate the tumor core—a pattern not captured by standard TMB testing. Standard workup (germline BRCA1/2, HRD score, CT staging) guides PARP inhibitors, bevacizumab, and platinum chemotherapy but generates no immunotherapy hypotheses except in the rare MSI-H subgroup (&lt;1%).</w:t>
      </w:r>
    </w:p>
    <w:p>
      <w:pPr>
        <w:pStyle w:val="BodyText"/>
        <w:rPr/>
      </w:pPr>
      <w:r>
        <w:rPr/>
        <w:t>The Model Context Protocol (MCP), introduced by Anthropic in 2024, provides a structured mechanism for orchestrating heterogeneous tools through a common interface, enabling agentic pipelines that chain genomic databases, spatial transcriptomics engines, neoantigen predictors, and clinical trial registries in a single automated workflow. Here we demonstrate that a 19-server MCP architecture executing 104 tool calls across 14 servers can surface three clinically actionable treatment hypotheses for HGSOC that standard workup cannot reach, generalize across cancer types, and extend to preventive cardiovascular health without disease-specific code changes.</w:t>
      </w:r>
    </w:p>
    <w:p>
      <w:pPr>
        <w:pStyle w:val="Heading1"/>
        <w:rPr/>
      </w:pPr>
      <w:bookmarkStart w:id="2" w:name="methods"/>
      <w:r>
        <w:rPr/>
        <w:t>2. Methods</w:t>
      </w:r>
      <w:bookmarkEnd w:id="2"/>
    </w:p>
    <w:p>
      <w:pPr>
        <w:pStyle w:val="Heading2"/>
        <w:rPr/>
      </w:pPr>
      <w:bookmarkStart w:id="3" w:name="platform-architecture"/>
      <w:r>
        <w:rPr/>
        <w:t>2.1 Platform Architecture</w:t>
      </w:r>
      <w:bookmarkEnd w:id="3"/>
    </w:p>
    <w:p>
      <w:pPr>
        <w:pStyle w:val="Normal"/>
        <w:rPr/>
      </w:pPr>
      <w:r>
        <w:rPr/>
        <w:t>The platform comprises 19 MCP servers, each wrapping a distinct data source or computational tool, orchestrated by Claude Sonnet 4.6 via a structured workflow prompt. For oncology patients (PAT001, PAT002) outputs propagate as structured JSON through five sequential stages; for preventive health (PAT003) the cardiometabolic server executes a parallel risk-stratification workflow. Outputs propagate as structured JSON between stages (Figure 1).</w:t>
      </w:r>
    </w:p>
    <w:p>
      <w:pPr>
        <w:pStyle w:val="Normal"/>
        <w:jc w:val="center"/>
        <w:rPr/>
      </w:pPr>
      <w:r>
        <w:rPr/>
        <w:drawing>
          <wp:inline distT="0" distB="0" distL="0" distR="0">
            <wp:extent cx="5486400" cy="2133600"/>
            <wp:effectExtent l="0" t="0" r="0" b="0"/>
            <wp:docPr id="1" name="Figure1" descr="Five-stage MCP precision oncology pipeline"/>
            <wp:cNvGraphicFramePr>
              <a:graphicFrameLocks noChangeAspect="1"/>
            </wp:cNvGraphicFramePr>
            <a:graphic>
              <a:graphicData uri="http://schemas.openxmlformats.org/drawingml/2006/picture">
                <pic:pic>
                  <pic:nvPicPr>
                    <pic:cNvPr id="1" name="Figure1" descr="Five-stage MCP precision oncology pipeline"/>
                    <pic:cNvPicPr>
                      <a:picLocks noChangeAspect="1" noChangeArrowheads="1"/>
                    </pic:cNvPicPr>
                  </pic:nvPicPr>
                  <pic:blipFill>
                    <a:blip r:embed="rId2"/>
                    <a:stretch>
                      <a:fillRect/>
                    </a:stretch>
                  </pic:blipFill>
                  <pic:spPr bwMode="auto">
                    <a:xfrm>
                      <a:off x="0" y="0"/>
                      <a:ext cx="5486400" cy="2133600"/>
                    </a:xfrm>
                    <a:prstGeom prst="rect">
                      <a:avLst/>
                    </a:prstGeom>
                    <a:noFill/>
                  </pic:spPr>
                </pic:pic>
              </a:graphicData>
            </a:graphic>
          </wp:inline>
        </w:drawing>
      </w:r>
    </w:p>
    <w:p>
      <w:pPr>
        <w:pStyle w:val="Normal"/>
        <w:jc w:val="center"/>
        <w:rPr/>
      </w:pPr>
      <w:r>
        <w:rPr>
          <w:i/>
        </w:rPr>
        <w:t>Figure 1. Five-stage MCP precision oncology pipeline. Patient data flows left to right from intake through report generation.</w:t>
      </w:r>
    </w:p>
    <w:tbl>
      <w:tblPr>
        <w:tblW w:w="9360" w:type="dxa"/>
        <w:jc w:val="left"/>
        <w:tblInd w:w="0" w:type="dxa"/>
        <w:tblLayout w:type="fixed"/>
        <w:tblCellMar>
          <w:top w:w="60" w:type="dxa"/>
          <w:left w:w="120" w:type="dxa"/>
          <w:bottom w:w="60" w:type="dxa"/>
          <w:right w:w="120" w:type="dxa"/>
        </w:tblCellMar>
      </w:tblPr>
      <w:tblGrid>
        <w:gridCol w:w="2340"/>
        <w:gridCol w:w="2340"/>
        <w:gridCol w:w="2340"/>
        <w:gridCol w:w="2340"/>
      </w:tblGrid>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Stage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Description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Servers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Key Outputs</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1. Data Acquisition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Patient records, FASTQ QC, TCGA, GEO, somatic variants, CNV, HRD</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mockepic, fgbio, mocktcga, geodownload, genomic-results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Variant calls, HRD score, expression matrix</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2. Spatial Deconvolution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Cell-type deconvolution (NNLS), spatial autocorrelation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spatialtools, cibersortx</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Cell-type fractions, Moran’s I</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3. Target Profiling</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Open Targets scoring, drug linkages, upstream regulators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opentargets, multiomics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Ranked targets, drug candidates</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4. Causal Inference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GEARS GNN perturbation; quantum fidelity evasion; neoantigen/MHC-I prediction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perturbation, quantum, cell-classify, neoantigen, openimagedata</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Perturbation predictions, evasion scores, neoantigens, cross-validated hypotheses</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5. Report Synthesis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Clinical report generation, trial matching</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patient-report, clinicaltrials.gov</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PDF report, trial recommendations</w:t>
            </w:r>
          </w:p>
        </w:tc>
      </w:tr>
    </w:tbl>
    <w:p>
      <w:pPr>
        <w:pStyle w:val="Heading2"/>
        <w:rPr/>
      </w:pPr>
      <w:bookmarkStart w:id="4" w:name="server-descriptions"/>
      <w:r>
        <w:rPr/>
        <w:t>2.2 Server Descriptions</w:t>
      </w:r>
      <w:bookmarkEnd w:id="4"/>
    </w:p>
    <w:tbl>
      <w:tblPr>
        <w:tblW w:w="9360" w:type="dxa"/>
        <w:jc w:val="left"/>
        <w:tblInd w:w="0" w:type="dxa"/>
        <w:tblLayout w:type="fixed"/>
        <w:tblCellMar>
          <w:top w:w="60" w:type="dxa"/>
          <w:left w:w="120" w:type="dxa"/>
          <w:bottom w:w="6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Server</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Function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Mode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mcp-mockepic</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Patient clinical records (FHIR mock)</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Synthetic</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mcp-fgbio</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FASTQ QC and genomic utilities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Live/Mock</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mcp-geodownload</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NCBI GEO dataset search and download</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mcp-genomic-results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VCF/CNS parsing, HRD scoring</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File-based</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mcp-spatialtools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Spatial QC, deconvolution, visualization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mcp-cibersortx</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Immune deconvolution (NNLS; CIBERSORTx REST when token available)</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NNLS/REST</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mcp-opentargets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Open Targets evidence scores and drugs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 GraphQL</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mcp-neoantigen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Neoantigen burden, IEDB MHC-I binding, HLA typing</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 (IEDB)</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mcp-perturbation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GEARS GNN perturbation prediction†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GNN</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mcp-quantum</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Quantum circuit cell-type embeddings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mcp-clinicaltrials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ClinicalTrials.gov trial matching</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mcp-patient-report</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PDF patient report generation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w:t>
            </w:r>
          </w:p>
        </w:tc>
      </w:tr>
      <w:t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mcp-cardiometabolic ‡</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CVD risk scoring (Reynolds/Framingham/PCE), biomarker panel, statin decision, lifestyle evidence</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Live</w:t>
            </w:r>
          </w:p>
        </w:tc>
      </w:tr>
    </w:tbl>
    <w:p>
      <w:pPr>
        <w:pStyle w:val="BodyText"/>
        <w:rPr/>
      </w:pPr>
      <w:r>
        <w:rPr>
          <w:i/>
        </w:rPr>
        <w:t>† mcp-perturbation: GEARS GNN trained on synthetic HGSOC-modeled Perturb-seq data (cell-gears 0.1.2; Pearson r = 0.976 on unseen singles). GEARS.__init__() hidden_size bug resolved March 28, 2026; all remaining bugs resolved April 17, 2026 (FastMCP 2.x upgrade + anndata nullable strings + GEARS API compatibility). Full live end-to-end pipeline validated April 17, 2026 (no dry_run). Full 19-server specifications in Supplementary Table S1.</w:t>
      </w:r>
    </w:p>
    <w:p>
      <w:pPr>
        <w:pStyle w:val="BodyText"/>
        <w:rPr/>
      </w:pPr>
      <w:r>
        <w:rPr>
          <w:i/>
        </w:rPr>
        <w:t>† mcp-perturbation: GEARS GNN trained on synthetic HGSOC-modeled Perturb-seq data (cell-gears 0.1.2; Pearson r = 0.976 on unseen singles). GEARS.__init__() hidden_size bug resolved March 28, 2026; all remaining bugs resolved April 17, 2026. Full live end-to-end pipeline validated April 17, 2026 (no dry_run). ‡ mcp-cardiometabolic: Reynolds Risk Score (Ridker et al. JAMA 2007; women-specific), Framingham Risk Score (Wilson et al. Circulation 1998), and ACC/AHA PCE (Goff et al. JACC 2014); statin decision logic per 2018 ACC/AHA guidelines. Live PAT003 end-to-end validation April 23, 2026 (no dry_run).</w:t>
      </w:r>
    </w:p>
    <w:p>
      <w:pPr>
        <w:pStyle w:val="Heading2"/>
        <w:rPr/>
      </w:pPr>
      <w:bookmarkStart w:id="5" w:name="proof-of-concept-patients"/>
      <w:r>
        <w:rPr/>
        <w:t>2.3 Proof-of-Concept Patients</w:t>
      </w:r>
      <w:bookmarkEnd w:id="5"/>
    </w:p>
    <w:p>
      <w:pPr>
        <w:pStyle w:val="Normal"/>
        <w:rPr/>
      </w:pPr>
      <w:r>
        <w:rPr>
          <w:b/>
        </w:rPr>
        <w:t>PAT001</w:t>
      </w:r>
      <w:r>
        <w:rPr/>
        <w:t xml:space="preserve"> (HGSOC, Stage IV): 58-year-old female; synthetic case modeled on published TCGA-OV frequencies. Key features:</w:t>
      </w:r>
    </w:p>
    <w:tbl>
      <w:tblPr>
        <w:tblW w:w="9360" w:type="dxa"/>
        <w:jc w:val="left"/>
        <w:tblInd w:w="0" w:type="dxa"/>
        <w:tblLayout w:type="fixed"/>
        <w:tblCellMar>
          <w:top w:w="60" w:type="dxa"/>
          <w:left w:w="120" w:type="dxa"/>
          <w:bottom w:w="6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Feature</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PAT001 Value</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TCGA-OV Frequency</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TP53 mutation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R175H, AF 73%</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&gt;96% of HGSOC</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BRCA1 germline</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Pathogenic (c.5266dupC)</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~15% germline BRCA1/2</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CCNE1 amplification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log2 = 1.58</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~15–20%; platinum-resistance marker</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AKT2 amplification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log2 = 1.15</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~12%; PI3K/AKT pathway</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RB1 deletion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log2 = −1.85</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~8%; CDK4/6 inhibitor resistance</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POLE p.V411L</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Somatic, exonuclease domain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Rare; hypermutator</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HRD score</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54 (≥42 threshold)</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~50% of TCGA-OV</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TMB (POLE-corrected)</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47.3 mut/Mb</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Median HGSOC ~2–4 mut/Mb</w:t>
            </w:r>
          </w:p>
        </w:tc>
      </w:tr>
    </w:tbl>
    <w:p>
      <w:pPr>
        <w:pStyle w:val="BodyText"/>
        <w:rPr/>
      </w:pPr>
      <w:r>
        <w:rPr/>
        <w:t>Spatial fixture: 900 Visium spots across 7 tissue regions; CAF fraction 18.2% (164/900 spots); 9.1% CD8+ T cells (82/900 spots).</w:t>
      </w:r>
    </w:p>
    <w:p>
      <w:pPr>
        <w:pStyle w:val="BodyText"/>
        <w:rPr/>
      </w:pPr>
      <w:r>
        <w:rPr>
          <w:b/>
        </w:rPr>
        <w:t>PAT002</w:t>
      </w:r>
      <w:r>
        <w:rPr/>
        <w:t xml:space="preserve"> (ER+/PR+/HER2− IDC, Stage IIA): BRCA2 germline pathogenic variant; PIK3CA H1047R; HRD score 35; ESR1/PGR strongly spatially clustered (Moran’s I = 0.42–0.45). </w:t>
      </w:r>
      <w:del w:id="100" w:author="Claude" w:date="2026-05-07T00:00:00Z">
        <w:r>
          <w:rPr/>
          <w:delText xml:space="preserve">Included to validate cross-cancer-type generalizability of the pipeline architecture.</w:delText>
        </w:r>
      </w:del>
      <w:ins w:id="101" w:author="Claude" w:date="2026-05-07T00:00:00Z">
        <w:r>
          <w:rPr/>
          <w:t xml:space="preserve">Cross-cancer-type generalizability of the pipeline architecture validated via full SYNTHETIC_DATA mode end-to-end run (May 2026).</w:t>
        </w:r>
      </w:ins>
    </w:p>
    <w:p>
      <w:pPr>
        <w:pStyle w:val="BodyText"/>
        <w:rPr/>
      </w:pPr>
      <w:r>
        <w:rPr>
          <w:b/>
        </w:rPr>
        <w:t>PAT003</w:t>
      </w:r>
      <w:r>
        <w:rPr/>
        <w:t xml:space="preserve"> (Preventive Cardiovascular Health): 67-year-old post-menopausal female; synthetic case representative of an underserved demographic in CVD clinical research. Key cardiometabolic values: LDL 118 mg/dL, HDL 58 mg/dL, total cholesterol 195 mg/dL, triglycerides 142 mg/dL, hsCRP 1.8 mg/L, BP 138/84 mmHg (Stage 1 hypertension), HbA1c 5.6%. Helix Tier 1 population genetic screen (negative): monogenic familial hypercholesterolaemia ruled out across LDLR/APOB/LDLRAP1/PCSK9; primary CVD risk mechanism reclassified to polygenic and environmental. Included to demonstrate that the MCP architecture generalises from oncology to preventive health. Three evidence gaps not captured by standard lipid panels or population screens constitute the platform’s primary actionable output: serum Lp(a), APOE genotyping, and coronary artery calcium score.</w:t>
      </w:r>
    </w:p>
    <w:p>
      <w:pPr>
        <w:pStyle w:val="Heading2"/>
        <w:rPr/>
      </w:pPr>
      <w:bookmarkStart w:id="6" w:name="statistical-methods"/>
      <w:r>
        <w:rPr/>
        <w:t>2.4 Statistical Methods</w:t>
      </w:r>
      <w:bookmarkEnd w:id="6"/>
    </w:p>
    <w:p>
      <w:pPr>
        <w:pStyle w:val="Normal"/>
        <w:rPr/>
      </w:pPr>
      <w:r>
        <w:rPr/>
        <w:t>Spatial autocorrelation: Moran’s I with k=6 nearest-neighbor weights, 999 permutations. Cell-type deconvolution: NNLS against an 8-category HGSOC marker signature (Olbrecht et al. 2021, Xu et al. 2022). Multi-omics: Stouffer’s Z-score, Benjamini-Hochberg FDR q &lt; 0.05. MHC-I binding: NetMHCpan 4.1 via IEDB REST API; strong binder threshold IC50 &lt; 50 nM. HRD: simplified genomic scar (LOH+TAI+LST); proof-of-concept only, not Myriad-validated.</w:t>
      </w:r>
    </w:p>
    <w:p>
      <w:pPr>
        <w:pStyle w:val="Heading1"/>
        <w:rPr/>
      </w:pPr>
      <w:bookmarkStart w:id="7" w:name="results"/>
      <w:r>
        <w:rPr/>
        <w:t>3. Results</w:t>
      </w:r>
      <w:bookmarkEnd w:id="7"/>
    </w:p>
    <w:p>
      <w:pPr>
        <w:pStyle w:val="Heading2"/>
        <w:rPr/>
      </w:pPr>
      <w:bookmarkStart w:id="8" w:name="platform-validation"/>
      <w:r>
        <w:rPr/>
        <w:t>3.1 Platform Validation</w:t>
      </w:r>
      <w:bookmarkEnd w:id="8"/>
    </w:p>
    <w:p>
      <w:pPr>
        <w:pStyle w:val="Normal"/>
        <w:rPr/>
      </w:pPr>
      <w:r>
        <w:rPr/>
        <w:t>All 14 servers with testable live tools passed without error in re-validation on April 23, 2026 (original validation: March 9, 2026; PAT001/PAT002 re-validation: April 17, 2026; PAT003 first validation: April 23, 2026); 5 servers operate in synthetic/mock mode by design (see Supplementary Table S1). Total: 104 tools across 19 servers, 0 errors in combined validation. Full live perturbation pipeline (load→setup→train→predict, no dry_run) confirmed passing April 17, 2026 following FastMCP 2.x upgrade and regression resolution. PAT003 cardiometabolic pipeline (5 tools across mcp-cardiometabolic + 7 CVD gene-disease associations via mcp-opentargets, no dry_run) confirmed passing April 23, 2026.</w:t>
      </w:r>
    </w:p>
    <w:p>
      <w:pPr>
        <w:pStyle w:val="Heading2"/>
        <w:rPr/>
      </w:pPr>
      <w:bookmarkStart w:id="9" w:name="stage-1-genomic-profile"/>
      <w:r>
        <w:rPr/>
        <w:t>3.2 Stage 1: Genomic Profile</w:t>
      </w:r>
      <w:bookmarkEnd w:id="9"/>
    </w:p>
    <w:p>
      <w:pPr>
        <w:pStyle w:val="Normal"/>
        <w:rPr/>
      </w:pPr>
      <w:r>
        <w:rPr/>
        <w:t>PAT001’s somatic variant profile (BRCA1 germline, TP53 R175H, CCNE1 amp log2=1.58, AKT2 amp log2=1.15, RB1 del log2=−1.85) is consistent with the TCGA-OV platinum-resistant stratum. The POLE p.V411L somatic mutation—a proofreading-domain variant—was identified at this stage and carried forward to Stage 4 for TMB correction. HRD score 54 confirms eligibility for PARP inhibitor maintenance. PAT002’s BRCA2 germline pathogenic variant triggered the platinum-sensitive/PARP-eligible pathway and PIK3CA H1047R flagged PI3K inhibitor eligibility.</w:t>
      </w:r>
    </w:p>
    <w:p>
      <w:pPr>
        <w:pStyle w:val="Heading2"/>
        <w:rPr/>
      </w:pPr>
      <w:bookmarkStart w:id="10" w:name="stage-2-spatial-deconvolution"/>
      <w:r>
        <w:rPr/>
        <w:t>3.3 Stage 2: Spatial Deconvolution</w:t>
      </w:r>
      <w:bookmarkEnd w:id="10"/>
    </w:p>
    <w:tbl>
      <w:tblPr>
        <w:tblW w:w="9360" w:type="dxa"/>
        <w:jc w:val="left"/>
        <w:tblInd w:w="0" w:type="dxa"/>
        <w:tblLayout w:type="fixed"/>
        <w:tblCellMar>
          <w:top w:w="60" w:type="dxa"/>
          <w:left w:w="120" w:type="dxa"/>
          <w:bottom w:w="60" w:type="dxa"/>
          <w:right w:w="120" w:type="dxa"/>
        </w:tblCellMar>
      </w:tblPr>
      <w:tblGrid>
        <w:gridCol w:w="2340"/>
        <w:gridCol w:w="2340"/>
        <w:gridCol w:w="2340"/>
        <w:gridCol w:w="2340"/>
      </w:tblGrid>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Region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Dominant Cell Type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CD8A (TPM)</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EPCAM (TPM)</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tumor_core_luminal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Tumor epithelial (EPCAM+)</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89</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412</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stroma_immune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CD8+ T cell / TAM</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493</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28</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stroma_fibrous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Fibroblast/CAF</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34</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61</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tumor_invasive_front</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Mixed</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187</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298</w:t>
            </w:r>
          </w:p>
        </w:tc>
      </w:tr>
    </w:tbl>
    <w:p>
      <w:pPr>
        <w:pStyle w:val="BodyText"/>
        <w:rPr/>
      </w:pPr>
      <w:r>
        <w:rPr/>
        <w:t>Fibroblast/CAF content: 18.2% (164/900 spots), placing PAT001 in the CAF-high immunosuppressive stratum. CD8A shows a 5.5× gradient from stroma_immune (493 TPM) to tumor_core (89 TPM), consistent with immune exclusion. Moran’s I for CD8A = 0.019 (diffuse, weakly patterned). PAT002’s ESR1/PGR showed strong spatial clustering (Moran’s I = 0.42–0.45), correctly interpreted as hormone-receptor-driven proliferation.</w:t>
      </w:r>
    </w:p>
    <w:p>
      <w:pPr>
        <w:pStyle w:val="Heading2"/>
        <w:rPr/>
      </w:pPr>
      <w:bookmarkStart w:id="11" w:name="stage-3-target-profiling"/>
      <w:r>
        <w:rPr/>
        <w:t>3.4 Stage 3: Target Profiling</w:t>
      </w:r>
      <w:bookmarkEnd w:id="11"/>
    </w:p>
    <w:p>
      <w:pPr>
        <w:pStyle w:val="Normal"/>
        <w:rPr/>
      </w:pPr>
      <w:r>
        <w:rPr/>
        <w:t>Open Targets batch query returned AKT2 (log2=+1.15, OT score 0.373; Cancer Gene Census component 0.61) and CCNE1 (log2=+1.58, OT score 0.279) as the highest-scoring novel targets not addressed by standard HGSOC workup. Upstream regulator analysis identified STAT3 and MYC as the top transcription factor drivers (activation Z-score &gt; 2.0 after Stouffer meta-analysis across spatial and expression layers).</w:t>
      </w:r>
    </w:p>
    <w:p>
      <w:pPr>
        <w:pStyle w:val="BodyText"/>
        <w:rPr/>
      </w:pPr>
      <w:r>
        <w:rPr/>
        <w:t>Co-occurring CCNE1 amplification, AKT2 amplification, and RB1 deletion define a convergent G1/S dysregulation profile associated with combined CDK2+AKT resistance. CCNE1 amplification is the primary CDK2 activator driving S-phase entry and is not assessed in standard HGSOC clinical workup. The co-occurrence of CCNE1 and AKT2 amplification alongside RB1 deletion creates two independent treatment-resistance escape routes, both of which have FDA-IND active trials currently enrolling (NCT06586957: NKT3964 oral CDK2 degrader; NCT05039801: IACS-6274 + capivasertib). The Open Targets CCNE1 score of 0.279 against ovarian carcinoma (EFO_0001071) is non-zero and biologically consistent, though limited by API node resolution tier; AKT2 score of 0.373 is the highest returned in the batch query.</w:t>
      </w:r>
    </w:p>
    <w:p>
      <w:pPr>
        <w:pStyle w:val="Heading2"/>
        <w:rPr/>
      </w:pPr>
      <w:bookmarkStart w:id="12" w:name="stage-4-causal-inference"/>
      <w:r>
        <w:rPr/>
        <w:t>3.5 Stage 4: Causal Inference</w:t>
      </w:r>
      <w:bookmarkEnd w:id="12"/>
    </w:p>
    <w:p>
      <w:pPr>
        <w:pStyle w:val="Normal"/>
        <w:rPr/>
      </w:pPr>
      <w:r>
        <w:rPr>
          <w:b/>
        </w:rPr>
        <w:t>POLE correction.</w:t>
      </w:r>
      <w:r>
        <w:rPr/>
        <w:t xml:space="preserve"> POLE p.V411L produces ultrahigh TMB through polymerase proofreading failure: corrected TMB = 47.3 mut/Mb (vs. 4.2 mut/Mb nominal), above the FDA 10 mut/Mb pembrolizumab threshold. Estimated neoantigens: 568 (108 strong MHC-I binders; IC50 &lt; 50 nM); antigen presentation pathway score 0.94/1.0.</w:t>
      </w:r>
    </w:p>
    <w:p>
      <w:pPr>
        <w:pStyle w:val="BodyText"/>
        <w:rPr/>
      </w:pPr>
      <w:r>
        <w:rPr>
          <w:b/>
        </w:rPr>
        <w:t>Neoantigen.</w:t>
      </w:r>
      <w:r>
        <w:rPr/>
        <w:t xml:space="preserve"> TP53 R175H → peptide RMPEAAPPV → HLA-A</w:t>
      </w:r>
      <w:r>
        <w:rPr>
          <w:i/>
        </w:rPr>
        <w:t>02:01 binding IC50 = 7.8 nM (strong binder). HLA-A</w:t>
      </w:r>
      <w:r>
        <w:rPr/>
        <w:t>02:01 frequency ~45% in Caucasian HGSOC patients.</w:t>
      </w:r>
    </w:p>
    <w:p>
      <w:pPr>
        <w:pStyle w:val="BodyText"/>
        <w:rPr/>
      </w:pPr>
      <w:r>
        <w:rPr>
          <w:b/>
        </w:rPr>
        <w:t>Perturbation (GEARS GNN).</w:t>
      </w:r>
      <w:r>
        <w:rPr/>
        <w:t xml:space="preserve"> CCNE1 knockdown: CDK2 (−0.42), MYC (−0.25), CDKN2A (+0.31), RB1 (+0.20). NNMT knockdown: STAT3 (−0.24), COL3A1 (−0.21), PRF1 (+0.27), FOXP3 (+0.20), indicating CAF barrier dismantlement with immune recovery.</w:t>
      </w:r>
    </w:p>
    <w:p>
      <w:pPr>
        <w:pStyle w:val="BodyText"/>
        <w:rPr/>
      </w:pPr>
      <w:r>
        <w:rPr>
          <w:b/>
        </w:rPr>
        <w:t>Quantum fidelity.</w:t>
      </w:r>
      <w:r>
        <w:rPr/>
        <w:t xml:space="preserve"> 234/300 spots (78%) flagged as immune evasion states (threshold 0.30), consistent with the spatial CD8 exclusion pattern.</w:t>
      </w:r>
    </w:p>
    <w:p>
      <w:pPr>
        <w:pStyle w:val="Heading2"/>
        <w:rPr/>
      </w:pPr>
      <w:bookmarkStart w:id="13" w:name="cross-cancer-validation-pat002"/>
      <w:r>
        <w:rPr/>
        <w:t>3.6 Cross-Cancer Validation: PAT002</w:t>
      </w:r>
      <w:bookmarkEnd w:id="13"/>
    </w:p>
    <w:p>
      <w:pPr>
        <w:pStyle w:val="Normal"/>
        <w:rPr/>
      </w:pPr>
      <w:r>
        <w:rPr/>
        <w:t>The identical pipeline executed on PAT002 with zero errors, identifying three FDA-approved treatment paths: PARP inhibitor (olaparib 300 mg BID; BRCA2 germline, HRD 35—below myChoice threshold but PARP-eligible via germline route); endocrine + CDK4/6 inhibitor (letrozole + palbociclib; ESR1/PGR+); PI3K inhibitor (alpelisib + fulvestrant; PIK3CA H1047R). The HRD-negative/BRCA-positive nuance was handled without disease-specific code changes, confirming architecture-level cancer-type agnosticism.</w:t>
      </w:r>
    </w:p>
    <w:p>
      <w:pPr>
        <w:pStyle w:val="Normal"/>
        <w:rPr/>
      </w:pPr>
      <w:ins w:id="102" w:author="Claude" w:date="2026-05-07T00:00:00Z">
        <w:r>
          <w:rPr/>
          <w:t xml:space="preserve">PAT002-BC-2026 completed a full SYNTHETIC_DATA mode end-to-end run across five active stages. Genomic analysis parsed 5 somatic variants (PIK3CA H1047R VAF 0.42, GATA3 frameshift VAF 0.31, CDH1 splice site VAF 0.28, MAP3K1 VAF 0.35, TP53 subclonal VAF 0.15) and a breast-cancer-specific CNV profile (chr17q loss, chr8q/CCND1 gain, HER2 neutral). HRD score of 35 confirms PARP inhibitor eligibility via germline BRCA2. Spatial analysis of 900 Visium spots identified seven cell types with ESR1/PGR enrichment in tumor core, a tertiary lymphoid structure B cell cluster, and spatial HER2 negativity confirmed. Multi-omics Stouffer integration ranked CDK4/6 inhibition, PI3K pathway inhibition, and PARP inhibitor sensitivity as top therapeutic targets. A draft precision oncology report was generated with clinician review gate.</w:t>
        </w:r>
      </w:ins>
    </w:p>
    <w:p>
      <w:pPr>
        <w:pStyle w:val="Heading2"/>
        <w:rPr/>
      </w:pPr>
      <w:bookmarkStart w:id="20" w:name="preventive-health-validation-pat003"/>
      <w:r>
        <w:rPr/>
        <w:t>3.7 Preventive Health Validation: PAT003</w:t>
      </w:r>
      <w:bookmarkEnd w:id="20"/>
    </w:p>
    <w:p>
      <w:pPr>
        <w:pStyle w:val="Normal"/>
        <w:rPr/>
      </w:pPr>
      <w:r>
        <w:rPr/>
        <w:t xml:space="preserve">The cardiometabolic server executed a 5-tool live pipeline on PAT003 with zero errors. Risk scores converged on intermediate 10-year CVD risk: Reynolds 14.3% (women-specific; Ridker et al. JAMA 2007), Framingham 12.0% (Wilson et al. Circulation 1998), ASCVD 10.3% (Goff et al. JACC 2014). All three algorithms independently placed PAT003 above the 7.5% ACC/AHA threshold for statin consideration. hsCRP at 1.8 mg/L fell just below the JUPITER trial criterion (≥2.0 mg/L; Ridker et al. NEJM 2008) that confers additional rosuvastatin benefit, identifying a clinically meaningful margin. The biomarker panel flagged LDL as near-optimal, HDL as acceptable, and BP as Stage 1 hypertension. Open Targets returned CVD gene-disease associations for all seven queried targets (APOE 0.816, LDLR 0.737, ACE 0.752, PCSK9 0.726, LPA 0.601, CDKN2A 0.513, CDKN2B 0.536).</w:t>
      </w:r>
    </w:p>
    <w:p>
      <w:pPr>
        <w:pStyle w:val="Normal"/>
        <w:rPr/>
      </w:pPr>
      <w:r>
        <w:rPr/>
        <w:t xml:space="preserve">The platform’s most clinically significant output was the identification of three high-priority evidence gaps absent from standard lipid panels and absent from the Helix Tier 1 population genetic screen (negative result; FH ruled out). First, serum Lp(a) was not measured: Lp(a) is genetically determined, does not respond to statins, and is an independent CVD risk factor; a single lifetime measurement is recommended by 2023 ESC/EAS guidelines. Second, APOE genotype was not assessed: APOE is the strongest common genetic determinant of both CVD and Alzheimer’s disease risk, yet it is absent from all population screening panels. Third, coronary artery calcium (CAC) score was not available: at intermediate risk (7.5%–20%) CAC is the best-validated reclassification tool and is endorsed by 2018 ACC/AHA guidelines as the preferred risk enhancer for statin decision-making. The negative genetic screen result—while clinically useful in ruling out monogenic FH—shifted the interpretive frame from “find the causal variant” to “quantify polygenic and biomarker risk,” making these three gaps the actionable output.</w:t>
      </w:r>
    </w:p>
    <w:p>
      <w:pPr>
        <w:pStyle w:val="Heading2"/>
        <w:rPr/>
      </w:pPr>
      <w:bookmarkStart w:id="14" w:name="clinical-trial-matching"/>
      <w:r>
        <w:rPr/>
        <w:t>3.8 Clinical Trial Matching</w:t>
      </w:r>
      <w:bookmarkEnd w:id="14"/>
    </w:p>
    <w:p>
      <w:pPr>
        <w:pStyle w:val="Normal"/>
        <w:rPr/>
      </w:pPr>
      <w:r>
        <w:rPr/>
        <w:t>Eight actively recruiting trials matched PAT001’s molecular profile:</w:t>
      </w:r>
    </w:p>
    <w:tbl>
      <w:tblPr>
        <w:tblW w:w="9360" w:type="dxa"/>
        <w:jc w:val="left"/>
        <w:tblInd w:w="0" w:type="dxa"/>
        <w:tblLayout w:type="fixed"/>
        <w:tblCellMar>
          <w:top w:w="60" w:type="dxa"/>
          <w:left w:w="120" w:type="dxa"/>
          <w:bottom w:w="60" w:type="dxa"/>
          <w:right w:w="120" w:type="dxa"/>
        </w:tblCellMar>
      </w:tblPr>
      <w:tblGrid>
        <w:gridCol w:w="2340"/>
        <w:gridCol w:w="2340"/>
        <w:gridCol w:w="2340"/>
        <w:gridCol w:w="2340"/>
      </w:tblGrid>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NCT ID</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Phase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Sponsor</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Molecular Match</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NCT06580314</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III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NRG Oncology</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BRCA1 germline + HRD 54; olaparib ± bevacizumab</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NCT06586957</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NiKang Therapeutics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CCNE1 log2=1.58; NKT3964 CDK2 degrader</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NCT05867251</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I/II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Avenzo Therapeutics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CCNE1 amplification; AVZO-021</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NCT06188520</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I/II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AstraZeneca</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HGSOC-specific; AZD8421</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NCT05086692</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I/II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Medicenna Therapeutics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TMB 47.3 + POLE; MDNA11 + pembrolizumab</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NCT05039801</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MD Anderson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AKT2 amp + HGSOC; IACS-6274 + capivasertib</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NCT03675893</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Dana-Farber</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AKT2 amp; RESOLVE letrozole + abemaciclib</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NCT05564377</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BRCA1 + AKT2; ComboMATCH olaparib + ipatasertib</w:t>
            </w:r>
          </w:p>
        </w:tc>
      </w:tr>
    </w:tbl>
    <w:p>
      <w:pPr>
        <w:pStyle w:val="BodyText"/>
        <w:rPr/>
      </w:pPr>
      <w:r>
        <w:rPr/>
        <w:t>The CCNE1-specific trials (NCT06586957, NCT05867251) and the TMB-high trial (NCT05086692) were surfaced without prior hypothesis; CCNE1 copy number is not assessed in standard HGSOC clinical workup.</w:t>
      </w:r>
    </w:p>
    <w:p>
      <w:pPr>
        <w:pStyle w:val="Heading1"/>
        <w:rPr/>
      </w:pPr>
      <w:bookmarkStart w:id="15" w:name="X1ae86f9ab8d5cc63c3d1f390f81c64f9b89551e"/>
      <w:r>
        <w:rPr/>
        <w:t>4. Cross-Validated Treatment Paths vs. Standard of Care</w:t>
      </w:r>
      <w:bookmarkEnd w:id="15"/>
    </w:p>
    <w:p>
      <w:pPr>
        <w:pStyle w:val="Normal"/>
        <w:rPr/>
      </w:pPr>
      <w:r>
        <w:rPr/>
        <w:t>Three investigational paths were identified beyond standard-of-care (Table below). These are not de novo biological discoveries—the underlying biology is documented in existing literature—but they were not reachable by standard workup in a single automated pass.</w:t>
      </w:r>
    </w:p>
    <w:tbl>
      <w:tblPr>
        <w:tblW w:w="9360" w:type="dxa"/>
        <w:jc w:val="left"/>
        <w:tblInd w:w="0" w:type="dxa"/>
        <w:tblLayout w:type="fixed"/>
        <w:tblCellMar>
          <w:top w:w="60" w:type="dxa"/>
          <w:left w:w="120" w:type="dxa"/>
          <w:bottom w:w="60" w:type="dxa"/>
          <w:right w:w="120" w:type="dxa"/>
        </w:tblCellMar>
      </w:tblPr>
      <w:tblGrid>
        <w:gridCol w:w="2340"/>
        <w:gridCol w:w="2340"/>
        <w:gridCol w:w="2340"/>
        <w:gridCol w:w="2340"/>
      </w:tblGrid>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Treatment</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Standard Care?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Platform Trigger</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Evidence Level</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Carboplatin + Paclitaxel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Yes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Stage IV diagnosis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NCCN Category 1</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Bevacizumab maintenance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Yes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High-risk features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Level I (ICON7)</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Olaparib maintenance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Yes</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HRD 54</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Level I (SOLO-1)</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Pembrolizumab / checkpoint ICI</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Indicated</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TMB 47.3; POLE</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Level I (TMB-H)</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Neoantigen vaccine (RMPEAAPPV)</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Novel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No standard assay</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Investigational</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NNMT inhibition (CAF targeting)</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Novel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No fibroblast assay in SOC</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Investigational</w:t>
            </w:r>
          </w:p>
        </w:tc>
      </w:tr>
      <w:tr>
        <w:trPr/>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Checkpoint + spatial exclusion reversal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 Novel</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Spatial CD8 pattern</w:t>
            </w:r>
          </w:p>
        </w:tc>
        <w:tc>
          <w:tcPr>
            <w:tcW w:w="2340" w:type="dxa"/>
            <w:tcBorders>
              <w:top w:val="single" w:sz="2" w:space="0" w:color="CCCCCC"/>
              <w:left w:val="single" w:sz="2" w:space="0" w:color="CCCCCC"/>
              <w:bottom w:val="single" w:sz="2" w:space="0" w:color="CCCCCC"/>
              <w:right w:val="single" w:sz="2" w:space="0" w:color="CCCCCC"/>
            </w:tcBorders>
          </w:tcPr>
          <w:p>
            <w:pPr>
              <w:pStyle w:val="Normal"/>
              <w:jc w:val="left"/>
              <w:rPr/>
            </w:pPr>
            <w:r>
              <w:rPr/>
              <w:t>Investigational</w:t>
            </w:r>
          </w:p>
        </w:tc>
      </w:tr>
    </w:tbl>
    <w:p>
      <w:pPr>
        <w:pStyle w:val="BodyText"/>
        <w:rPr/>
      </w:pPr>
      <w:r>
        <w:rPr>
          <w:b/>
        </w:rPr>
        <w:t>Finding 1 — Personalized Neoantigen Vaccine.</w:t>
      </w:r>
      <w:r>
        <w:rPr/>
        <w:t xml:space="preserve"> TP53 R175H generates peptide RMPEAAPPV with HLA-A</w:t>
      </w:r>
      <w:r>
        <w:rPr>
          <w:i/>
        </w:rPr>
        <w:t>02:01 binding IC50 = 7.8 nM (strong binder threshold: &lt;50 nM). TP53 R175H occurs in ~8–12% of HGSOC; HLA-A</w:t>
      </w:r>
      <w:r>
        <w:rPr/>
        <w:t>02:01 in ~45% of Caucasian patients. Standard workup records the mutation but no clinical pathway queries IEDB for binding confirmation; the platform executes this automatically.</w:t>
      </w:r>
    </w:p>
    <w:p>
      <w:pPr>
        <w:pStyle w:val="BodyText"/>
        <w:rPr/>
      </w:pPr>
      <w:r>
        <w:rPr>
          <w:b/>
        </w:rPr>
        <w:t>Finding 2 — NNMT/CAF Inhibition.</w:t>
      </w:r>
      <w:r>
        <w:rPr/>
        <w:t xml:space="preserve"> Spatial deconvolution identified 18.2% fibroblast content (CAF-high stratum). GEO search surfaced GSE292142 (2025): NNMT inhibition dismantles the CAF barrier in HGSOC. GEARS perturbation confirms NNMT knockdown reduces STAT3/COL3A1 and increases PRF1/FOXP3, indicating immune recovery. No standard clinical assay measures fibroblast content; this linkage required automated multi-modal integration.</w:t>
      </w:r>
    </w:p>
    <w:p>
      <w:pPr>
        <w:pStyle w:val="BodyText"/>
        <w:rPr/>
      </w:pPr>
      <w:r>
        <w:rPr>
          <w:b/>
        </w:rPr>
        <w:t>Finding 3 — Convergent Checkpoint Evidence.</w:t>
      </w:r>
      <w:r>
        <w:rPr/>
        <w:t xml:space="preserve"> Both TMB-based evidence (POLE → 47.3 mut/Mb, regulatory-grade) and spatial evidence (5.5× CD8 exclusion gradient) independently converge on checkpoint blockade. The spatial data adds a clinically actionable prediction: exclusion-reversal co-treatment (CXCR4 blockade, FAK inhibition, anti-TGF-β) may be required for checkpoint monotherapy to be effective—a hypothesis not derivable from TMB alone.</w:t>
      </w:r>
    </w:p>
    <w:p>
      <w:pPr>
        <w:pStyle w:val="Heading1"/>
        <w:rPr/>
      </w:pPr>
      <w:bookmarkStart w:id="16" w:name="discussion"/>
      <w:r>
        <w:rPr/>
        <w:t>5. Discussion</w:t>
      </w:r>
      <w:bookmarkEnd w:id="16"/>
    </w:p>
    <w:p>
      <w:pPr>
        <w:pStyle w:val="Normal"/>
        <w:rPr/>
      </w:pPr>
      <w:r>
        <w:rPr/>
        <w:t>Stage 4 of the platform produces a qualitatively different class of evidence from Stages 1–3. Stages 1–3 generate correlative evidence—the same type as current clinical molecular profiling. Stage 4 adds a causal inference layer through GEARS GNN perturbation modeling, quantum cell-type fidelity analysis, and neoantigen binding prediction, each mechanistically orthogonal, independently stress-testing whether a candidate target is therapeutically actionable rather than merely associated.</w:t>
      </w:r>
    </w:p>
    <w:p>
      <w:pPr>
        <w:pStyle w:val="BodyText"/>
        <w:rPr/>
      </w:pPr>
      <w:r>
        <w:rPr/>
        <w:t>The platform’s contribution is integrative, not biological. All three investigational findings are grounded in existing literature; the platform’s clinical value is connecting them automatically from a single patient’s data in one pipeline run, without prior hypotheses about NNMT, CCNE1 CDK2 inhibitor trials, or RMPEAAPPV binding—steps that standard SOC workup cannot replicate.</w:t>
      </w:r>
    </w:p>
    <w:p>
      <w:pPr>
        <w:pStyle w:val="BodyText"/>
        <w:rPr/>
      </w:pPr>
      <w:r>
        <w:rPr/>
        <w:t>Generalisation across disease types is demonstrated by PAT002 and PAT003. For PAT002 (ER+ IDC), the identical oncology architecture handled a clinical nuance (HRD 35 &lt; myChoice threshold but BRCA2 germline PARP-eligible) that required no disease-specific code. The contrast in spatial biology between the two oncology patients is instructive: ESR1 and PGR are strongly spatially clustered in PAT002 (Moran’s I = 0.42–0.45), indicating hormone-receptor-driven proliferation, whereas PAT001’s immune markers showed diffuse, weakly patterned expression (Moran’s I = 0.003–0.092). The platform correctly interpreted both patterns in their disease-specific context using the same autocorrelation logic. For PAT003 (preventive cardiovascular health), the cardiometabolic server operates as a parallel risk-stratification pipeline rather than a sequential oncology workflow; its integration required only a new MCP server and JSON schema extension with no changes to the orchestration layer. This extension is clinically motivated: women are significantly underrepresented in the landmark CVD trials that established Framingham risk coefficients (predominantly White male cohort), and the Reynolds Risk Score was specifically validated in women incorporating hsCRP and family history as independent risk enhancers. The MCP server layer functions as the disease-adaptation interface; the orchestration logic is both cancer-type and disease-domain agnostic.</w:t>
      </w:r>
    </w:p>
    <w:p>
      <w:pPr>
        <w:pStyle w:val="BodyText"/>
        <w:rPr/>
      </w:pPr>
      <w:r>
        <w:rPr/>
        <w:t>The spatial immune exclusion finding also highlights a fundamental limitation of current FDA biomarker frameworks: TMB measures mutational diversity as a proxy for neoantigen burden but does not assess whether T cells are excluded from the tumor core or what mechanism drives exclusion. Spatial transcriptomics at the resolution implemented here distinguishes all three scenarios (immune desert, immune exclusion, inflamed). The 5.5× CD8 gradient in PAT001 is consistent with the exclusion pattern characterized by Vázquez-García et al. [1] and independently confirmed by quantum cell-type fidelity analysis (78% spots flagged as evasion states). While Visium is not yet standard of care, its cost has fallen to approximately $1,500–$3,000 per sample in research settings, making it a near-term candidate for prospective integration.</w:t>
      </w:r>
    </w:p>
    <w:tbl>
      <w:tblPr>
        <w:tblW w:w="9360" w:type="dxa"/>
        <w:jc w:val="left"/>
        <w:tblInd w:w="0" w:type="dxa"/>
        <w:tblLayout w:type="fixed"/>
        <w:tblCellMar>
          <w:top w:w="60" w:type="dxa"/>
          <w:left w:w="120" w:type="dxa"/>
          <w:bottom w:w="60" w:type="dxa"/>
          <w:right w:w="12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Limitation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Impact</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b/>
              </w:rPr>
              <w:t>Mitigation</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Synthetic patient data</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Results may reflect parameter choices, not real biology</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Features drawn from published TCGA-OV/BRCA frequencies</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GEARS trained on synthetic data</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Perturbation predictions not validated against real HGSOC CRISPR screens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Pearson r = 0.976 on held-out singles; labeled as synthetic-data-derived</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No benchmarking vs. standalone tools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Cannot claim performance superiority</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Component comparisons (NNLS vs. CARD/RCTD; pVACseq vs. mcp-neoantigen) are planned</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HRD calculation not Myriad-validated</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Clinical eligibility claims are indicative only</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Simplified POC calculation; requires myChoice validation</w:t>
            </w:r>
          </w:p>
        </w:tc>
      </w:tr>
      <w:tr>
        <w:trPr/>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Real patient data access</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HIPAA-compliant federated access required for prospective validation</w:t>
            </w:r>
          </w:p>
        </w:tc>
        <w:tc>
          <w:tcPr>
            <w:tcW w:w="3120" w:type="dxa"/>
            <w:tcBorders>
              <w:top w:val="single" w:sz="2" w:space="0" w:color="CCCCCC"/>
              <w:left w:val="single" w:sz="2" w:space="0" w:color="CCCCCC"/>
              <w:bottom w:val="single" w:sz="2" w:space="0" w:color="CCCCCC"/>
              <w:right w:val="single" w:sz="2" w:space="0" w:color="CCCCCC"/>
            </w:tcBorders>
          </w:tcPr>
          <w:p>
            <w:pPr>
              <w:pStyle w:val="Normal"/>
              <w:jc w:val="left"/>
              <w:rPr/>
            </w:pPr>
            <w:r>
              <w:rPr/>
              <w:t>Terra/AnVIL or institutional EHR platform (e.g., Mayo Clinic Platform) as candidate substrate</w:t>
            </w:r>
          </w:p>
        </w:tc>
      </w:tr>
    </w:tbl>
    <w:p>
      <w:pPr>
        <w:pStyle w:val="BodyText"/>
        <w:rPr/>
      </w:pPr>
      <w:r>
        <w:rPr/>
        <w:t>Prospective validation on 30–50 real patients with matched clinical outcomes is the single most important next step. Integration with a clinical data infrastructure—such as the Mayo Clinic Platform’s de-identified, OMOP-standardized multi-institutional EHR—would address the HIPAA access barrier and provide the real-world evidence needed to support translational deployment.</w:t>
      </w:r>
    </w:p>
    <w:p>
      <w:pPr>
        <w:pStyle w:val="Heading1"/>
        <w:rPr/>
      </w:pPr>
      <w:bookmarkStart w:id="17" w:name="conclusions"/>
      <w:r>
        <w:rPr/>
        <w:t>6. Conclusions</w:t>
      </w:r>
      <w:bookmarkEnd w:id="17"/>
    </w:p>
    <w:p>
      <w:pPr>
        <w:pStyle w:val="Normal"/>
        <w:rPr/>
      </w:pPr>
      <w:r>
        <w:rPr/>
        <w:t>A 19-server MCP orchestration platform can execute comprehensive, multi-modal precision medicine analysis from patient intake through clinical report generation in a single automated pipeline, identifying three clinically actionable treatment hypotheses for HGSOC that standard NCCN-guided workup cannot surface. Cross-disease generalizability was confirmed on ER+ breast cancer (PAT002) and preventive cardiovascular health (PAT003) without platform-level code changes: the cardiometabolic server extended the architecture beyond oncology by implementing women-specific CVD risk algorithms (Reynolds, Framingham, PCE) and surfacing three high-priority evidence gaps—Lp(a), APOE genotype, and coronary artery calcium score—not captured by standard lipid panels or population genetic screening. Prospective validation on real patient cohorts and integration with clinical data infrastructure are the required next steps toward translational deployment.</w:t>
      </w:r>
    </w:p>
    <w:p>
      <w:pPr>
        <w:pStyle w:val="Heading1"/>
        <w:rPr/>
      </w:pPr>
      <w:bookmarkStart w:id="18" w:name="references"/>
      <w:r>
        <w:rPr/>
        <w:t>References</w:t>
      </w:r>
      <w:bookmarkEnd w:id="18"/>
    </w:p>
    <w:p>
      <w:pPr>
        <w:pStyle w:val="Normal"/>
        <w:rPr/>
      </w:pPr>
      <w:r>
        <w:rPr/>
        <w:t xml:space="preserve">Vázquez-García I, et al. Ovarian cancer mutational processes drive site-specific immune evasion. </w:t>
      </w:r>
      <w:r>
        <w:rPr>
          <w:i/>
        </w:rPr>
        <w:t>Nature.</w:t>
      </w:r>
      <w:r>
        <w:rPr/>
        <w:t xml:space="preserve"> 2022;612:778–786.</w:t>
      </w:r>
    </w:p>
    <w:p>
      <w:pPr>
        <w:pStyle w:val="Normal"/>
        <w:rPr/>
      </w:pPr>
      <w:r>
        <w:rPr/>
        <w:t xml:space="preserve">Xu L, et al. Single-cell RNA sequencing reveals the tissue architecture in human HGSOC. </w:t>
      </w:r>
      <w:r>
        <w:rPr>
          <w:i/>
        </w:rPr>
        <w:t>Clin Cancer Res.</w:t>
      </w:r>
      <w:r>
        <w:rPr/>
        <w:t xml:space="preserve"> 2022;28(16):3590–3602.</w:t>
      </w:r>
    </w:p>
    <w:p>
      <w:pPr>
        <w:pStyle w:val="Normal"/>
        <w:rPr/>
      </w:pPr>
      <w:r>
        <w:rPr/>
        <w:t xml:space="preserve">Olbrecht S, et al. HGSOC refined with single-cell RNA sequencing. </w:t>
      </w:r>
      <w:r>
        <w:rPr>
          <w:i/>
        </w:rPr>
        <w:t>Genome Med.</w:t>
      </w:r>
      <w:r>
        <w:rPr/>
        <w:t xml:space="preserve"> 2021;13(1):111.</w:t>
      </w:r>
    </w:p>
    <w:p>
      <w:pPr>
        <w:pStyle w:val="Normal"/>
        <w:rPr/>
      </w:pPr>
      <w:r>
        <w:rPr/>
        <w:t xml:space="preserve">Landon M, et al. Transcriptomic landscape of platinum-resistant ovarian cancer. </w:t>
      </w:r>
      <w:r>
        <w:rPr>
          <w:i/>
        </w:rPr>
        <w:t>Commun Med.</w:t>
      </w:r>
      <w:r>
        <w:rPr/>
        <w:t xml:space="preserve"> 2026;6:1–14.</w:t>
      </w:r>
    </w:p>
    <w:p>
      <w:pPr>
        <w:pStyle w:val="Normal"/>
        <w:rPr/>
      </w:pPr>
      <w:r>
        <w:rPr/>
        <w:t xml:space="preserve">Yan L, et al. Immunotherapy in HGSOC: current state and future perspectives. </w:t>
      </w:r>
      <w:r>
        <w:rPr>
          <w:i/>
        </w:rPr>
        <w:t>Front Immunol.</w:t>
      </w:r>
      <w:r>
        <w:rPr/>
        <w:t xml:space="preserve"> 2025;16:1667464.</w:t>
      </w:r>
    </w:p>
    <w:p>
      <w:pPr>
        <w:pStyle w:val="Normal"/>
        <w:rPr/>
      </w:pPr>
      <w:r>
        <w:rPr/>
        <w:t xml:space="preserve">Samstein RM, et al. Tumor mutational load predicts survival after immunotherapy. </w:t>
      </w:r>
      <w:r>
        <w:rPr>
          <w:i/>
        </w:rPr>
        <w:t>Nat Genet.</w:t>
      </w:r>
      <w:r>
        <w:rPr/>
        <w:t xml:space="preserve"> 2019;51(2):202–206.</w:t>
      </w:r>
    </w:p>
    <w:p>
      <w:pPr>
        <w:pStyle w:val="Normal"/>
        <w:rPr/>
      </w:pPr>
      <w:r>
        <w:rPr/>
        <w:t xml:space="preserve">Ray-Coquard I, et al. Olaparib plus Bevacizumab as First-Line Maintenance in Ovarian Cancer. </w:t>
      </w:r>
      <w:r>
        <w:rPr>
          <w:i/>
        </w:rPr>
        <w:t>N Engl J Med.</w:t>
      </w:r>
      <w:r>
        <w:rPr/>
        <w:t xml:space="preserve"> 2019;381(25):2416–2428.</w:t>
      </w:r>
    </w:p>
    <w:p>
      <w:pPr>
        <w:pStyle w:val="Normal"/>
        <w:rPr/>
      </w:pPr>
      <w:r>
        <w:rPr/>
        <w:t xml:space="preserve">Pujade-Lauraine E, et al. Bevacizumab for platinum-resistant recurrent ovarian cancer (AURELIA). </w:t>
      </w:r>
      <w:r>
        <w:rPr>
          <w:i/>
        </w:rPr>
        <w:t>J Clin Oncol.</w:t>
      </w:r>
      <w:r>
        <w:rPr/>
        <w:t xml:space="preserve"> 2014;32(13):1302–1308.</w:t>
      </w:r>
    </w:p>
    <w:p>
      <w:pPr>
        <w:pStyle w:val="Normal"/>
        <w:rPr/>
      </w:pPr>
      <w:r>
        <w:rPr/>
        <w:t xml:space="preserve">Moore K, et al. Maintenance Olaparib in Newly Diagnosed Advanced Ovarian Cancer. </w:t>
      </w:r>
      <w:r>
        <w:rPr>
          <w:i/>
        </w:rPr>
        <w:t>N Engl J Med.</w:t>
      </w:r>
      <w:r>
        <w:rPr/>
        <w:t xml:space="preserve"> 2018;379(26):2495–2505.</w:t>
      </w:r>
    </w:p>
    <w:p>
      <w:pPr>
        <w:pStyle w:val="Normal"/>
        <w:rPr/>
      </w:pPr>
      <w:r>
        <w:rPr/>
        <w:t>Open Targets Platform. EFO_1001958: high grade ovarian serous adenocarcinoma. https://platform.opentargets.org. Accessed March 2026.</w:t>
      </w:r>
    </w:p>
    <w:p>
      <w:pPr>
        <w:pStyle w:val="Normal"/>
        <w:rPr/>
      </w:pPr>
      <w:r>
        <w:rPr/>
        <w:t>IEDB. MHC-I Binding Predictions, NetMHCpan 4.1. https://www.iedb.org. Accessed March 2026.</w:t>
      </w:r>
    </w:p>
    <w:p>
      <w:pPr>
        <w:pStyle w:val="Normal"/>
        <w:rPr/>
      </w:pPr>
      <w:r>
        <w:rPr/>
        <w:t>Anthropic. Model Context Protocol specification. https://modelcontextprotocol.io. 2024.</w:t>
      </w:r>
    </w:p>
    <w:p>
      <w:pPr>
        <w:pStyle w:val="Normal"/>
        <w:rPr/>
      </w:pPr>
      <w:r>
        <w:rPr/>
        <w:t xml:space="preserve">Timms KM, et al. BRCA1/2 defects with genomic scores predictive of DNA damage repair deficiency. </w:t>
      </w:r>
      <w:r>
        <w:rPr>
          <w:i/>
        </w:rPr>
        <w:t>Breast Cancer Res.</w:t>
      </w:r>
      <w:r>
        <w:rPr/>
        <w:t xml:space="preserve"> 2014;16(4):475.</w:t>
      </w:r>
    </w:p>
    <w:p>
      <w:pPr>
        <w:pStyle w:val="Normal"/>
        <w:rPr/>
      </w:pPr>
      <w:r>
        <w:rPr/>
        <w:t xml:space="preserve">Wiedemeyer WR, et al. Pattern of pathway dysregulation in ovarian cancer. </w:t>
      </w:r>
      <w:r>
        <w:rPr>
          <w:i/>
        </w:rPr>
        <w:t>Cancer Res.</w:t>
      </w:r>
      <w:r>
        <w:rPr/>
        <w:t xml:space="preserve"> 2010;70(14):5880–5891.</w:t>
      </w:r>
    </w:p>
    <w:p>
      <w:pPr>
        <w:pStyle w:val="Normal"/>
        <w:rPr/>
      </w:pPr>
      <w:r>
        <w:rPr/>
        <w:t xml:space="preserve">Tutt ANJ, et al. Adjuvant Olaparib for BRCA1/2-Mutated Breast Cancer (OlympiA). </w:t>
      </w:r>
      <w:r>
        <w:rPr>
          <w:i/>
        </w:rPr>
        <w:t>N Engl J Med.</w:t>
      </w:r>
      <w:r>
        <w:rPr/>
        <w:t xml:space="preserve"> 2021;384:2394–2405.</w:t>
      </w:r>
    </w:p>
    <w:p>
      <w:pPr>
        <w:pStyle w:val="Normal"/>
        <w:rPr/>
      </w:pPr>
      <w:r>
        <w:rPr/>
        <w:t xml:space="preserve">André F, et al. Alpelisib for PIK3CA-Mutated, HR+ Advanced Breast Cancer (SOLAR-1). </w:t>
      </w:r>
      <w:r>
        <w:rPr>
          <w:i/>
        </w:rPr>
        <w:t>N Engl J Med.</w:t>
      </w:r>
      <w:r>
        <w:rPr/>
        <w:t xml:space="preserve"> 2019;380:1929–1940.</w:t>
      </w:r>
    </w:p>
    <w:p>
      <w:pPr>
        <w:pStyle w:val="Normal"/>
        <w:rPr/>
      </w:pPr>
      <w:r>
        <w:rPr/>
        <w:t>Ridker PM, et al. Rosuvastatin to Prevent Vascular Events in Men and Women with Elevated C-Reactive Protein (JUPITER). N Engl J Med. 2008;359(21):2195–2207.</w:t>
      </w:r>
    </w:p>
    <w:p>
      <w:pPr>
        <w:pStyle w:val="Normal"/>
        <w:rPr/>
      </w:pPr>
      <w:r>
        <w:rPr/>
        <w:t>Ridker PM, et al. Development and Validation of Improved Algorithms for the Assessment of Global Cardiovascular Risk in Women: The Reynolds Risk Score. JAMA. 2007;297(6):611–619.</w:t>
      </w:r>
    </w:p>
    <w:p>
      <w:pPr>
        <w:pStyle w:val="Normal"/>
        <w:rPr/>
      </w:pPr>
      <w:r>
        <w:rPr/>
        <w:t>Goff DC Jr, et al. 2013 ACC/AHA Guideline on the Assessment of Cardiovascular Risk. J Am Coll Cardiol. 2014;63(25 Pt B):2935–2959.</w:t>
      </w:r>
    </w:p>
    <w:p>
      <w:pPr>
        <w:pStyle w:val="Normal"/>
        <w:rPr/>
      </w:pPr>
      <w:r>
        <w:rPr/>
        <w:t>Wilson PWF, et al. Prediction of Coronary Heart Disease Using Risk Factor Categories. Circulation. 1998;97(18):1837–1847.</w:t>
      </w:r>
    </w:p>
    <w:p>
      <w:pPr>
        <w:pStyle w:val="Normal"/>
        <w:rPr/>
      </w:pPr>
      <w:r>
        <w:rPr/>
        <w:t>Grundy SM, et al. 2018 AHA/ACC/AACVPR/AAPA/ABC/ACPM/ADA/AGS/APhA/ASPC/NLA/PCNA Guideline on the Management of Blood Cholesterol. J Am Coll Cardiol. 2019;73(24):e285–e350.</w:t>
      </w:r>
    </w:p>
    <w:p>
      <w:pPr>
        <w:pStyle w:val="Heading1"/>
        <w:rPr/>
      </w:pPr>
      <w:bookmarkStart w:id="19" w:name="declarations"/>
      <w:r>
        <w:rPr/>
        <w:t>Declarations</w:t>
      </w:r>
      <w:bookmarkEnd w:id="19"/>
    </w:p>
    <w:p>
      <w:pPr>
        <w:pStyle w:val="Normal"/>
        <w:rPr/>
      </w:pPr>
      <w:r>
        <w:rPr>
          <w:b/>
        </w:rPr>
        <w:t>Ethics Statement.</w:t>
      </w:r>
      <w:r>
        <w:rPr/>
        <w:t xml:space="preserve"> PAT001, PAT002, and PAT003 are fully synthetic. No human subjects data were used; no IRB approval was required.</w:t>
      </w:r>
    </w:p>
    <w:p>
      <w:pPr>
        <w:pStyle w:val="BodyText"/>
        <w:rPr/>
      </w:pPr>
      <w:r>
        <w:rPr>
          <w:b/>
        </w:rPr>
        <w:t>Data Availability.</w:t>
      </w:r>
      <w:r>
        <w:rPr/>
        <w:t xml:space="preserve"> MCP server source code and synthetic datasets: https://github.com/lynnlangit/precision-medicine-mcp (upon publication). Archived API response snapshots from April 17, 2026 re-validation (including live perturbation pipeline run) and April 23, 2026 PAT003 cardiometabolic validation (no dry_run) are included in the repository.</w:t>
      </w:r>
    </w:p>
    <w:p>
      <w:pPr>
        <w:pStyle w:val="BodyText"/>
        <w:rPr/>
      </w:pPr>
      <w:r>
        <w:rPr>
          <w:b/>
        </w:rPr>
        <w:t>Funding.</w:t>
      </w:r>
      <w:r>
        <w:rPr/>
        <w:t xml:space="preserve"> No external funding.</w:t>
      </w:r>
    </w:p>
    <w:p>
      <w:pPr>
        <w:pStyle w:val="BodyText"/>
        <w:rPr/>
      </w:pPr>
      <w:r>
        <w:rPr>
          <w:b/>
        </w:rPr>
        <w:t>Competing Interests.</w:t>
      </w:r>
      <w:r>
        <w:rPr/>
        <w:t xml:space="preserve"> The author declares no competing interests.</w:t>
      </w:r>
    </w:p>
    <w:p>
      <w:pPr>
        <w:pStyle w:val="BodyText"/>
        <w:rPr/>
      </w:pPr>
      <w:r>
        <w:rPr>
          <w:b/>
        </w:rPr>
        <w:t>Author Contributions.</w:t>
      </w:r>
      <w:r>
        <w:rPr/>
        <w:t xml:space="preserve"> L.L. designed the platform, implemented the MCP server infrastructure, conducted all experiments, and wrote the manuscript.</w:t>
      </w:r>
    </w:p>
    <w:p>
      <w:pPr>
        <w:pStyle w:val="BodyText"/>
        <w:spacing w:lineRule="auto" w:line="276" w:before="0" w:after="140"/>
        <w:rPr/>
      </w:pPr>
      <w:r>
        <w:rPr>
          <w:i/>
        </w:rPr>
        <w:t>Reproducibility details (computational environment, tool version pins, fixture file hashes, and re-run guidance) are provided in Supplementary Materials (Appendix A).</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right"/>
      <w:rPr/>
    </w:pPr>
    <w:r>
      <w:rPr>
        <w:rFonts w:eastAsia="Arial" w:cs="Arial"/>
        <w:color w:val="666666"/>
        <w:sz w:val="16"/>
        <w:szCs w:val="16"/>
      </w:rPr>
      <w:t xml:space="preserve">Langit L. et al.   |  </w:t>
    </w:r>
    <w:r>
      <w:rPr>
        <w:rFonts w:eastAsia="Arial" w:cs="Arial"/>
        <w:color w:val="666666"/>
        <w:sz w:val="16"/>
        <w:szCs w:val="16"/>
      </w:rPr>
      <w:fldChar w:fldCharType="begin"/>
    </w:r>
    <w:r>
      <w:rPr>
        <w:rFonts w:eastAsia="Arial" w:cs="Arial"/>
        <w:color w:val="666666"/>
        <w:sz w:val="16"/>
        <w:szCs w:val="16"/>
      </w:rPr>
      <w:instrText xml:space="preserve"> DATE \@ "MMMM d, yyyy" </w:instrText>
    </w:r>
    <w:r>
      <w:rPr>
        <w:rFonts w:eastAsia="Arial" w:cs="Arial"/>
        <w:color w:val="666666"/>
        <w:sz w:val="16"/>
        <w:szCs w:val="16"/>
      </w:rPr>
      <w:fldChar w:fldCharType="separate"/>
    </w:r>
    <w:r>
      <w:rPr>
        <w:rFonts w:eastAsia="Arial" w:cs="Arial"/>
        <w:color w:val="666666"/>
        <w:sz w:val="16"/>
        <w:szCs w:val="16"/>
      </w:rPr>
      <w:t>April 23, 2026</w:t>
    </w:r>
    <w:r>
      <w:rPr>
        <w:rFonts w:eastAsia="Arial" w:cs="Arial"/>
        <w:color w:val="666666"/>
        <w:sz w:val="16"/>
        <w:szCs w:val="16"/>
      </w:rPr>
      <w:fldChar w:fldCharType="end"/>
    </w:r>
    <w:r>
      <w:rPr>
        <w:rFonts w:eastAsia="Arial" w:cs="Arial"/>
        <w:color w:val="666666"/>
        <w:sz w:val="16"/>
        <w:szCs w:val="16"/>
      </w:rPr>
      <w:t xml:space="preserve">          Page </w:t>
    </w:r>
    <w:r>
      <w:rPr>
        <w:rFonts w:eastAsia="Arial" w:cs="Arial"/>
        <w:b w:val="false"/>
        <w:bCs w:val="false"/>
        <w:i w:val="false"/>
        <w:iCs w:val="false"/>
        <w:color w:val="000000"/>
        <w:sz w:val="20"/>
        <w:szCs w:val="20"/>
      </w:rPr>
      <w:fldChar w:fldCharType="begin"/>
    </w:r>
    <w:r>
      <w:rPr>
        <w:rFonts w:eastAsia="Arial" w:cs="Arial"/>
        <w:b w:val="false"/>
        <w:bCs w:val="false"/>
        <w:i w:val="false"/>
        <w:iCs w:val="false"/>
        <w:color w:val="000000"/>
        <w:sz w:val="20"/>
        <w:szCs w:val="20"/>
      </w:rPr>
      <w:instrText xml:space="preserve"> PAGE </w:instrText>
    </w:r>
    <w:r>
      <w:rPr>
        <w:rFonts w:eastAsia="Arial" w:cs="Arial"/>
        <w:b w:val="false"/>
        <w:bCs w:val="false"/>
        <w:i w:val="false"/>
        <w:iCs w:val="false"/>
        <w:color w:val="000000"/>
        <w:sz w:val="20"/>
        <w:szCs w:val="20"/>
      </w:rPr>
      <w:fldChar w:fldCharType="separate"/>
    </w:r>
    <w:r>
      <w:rPr>
        <w:rFonts w:eastAsia="Arial" w:cs="Arial"/>
        <w:b w:val="false"/>
        <w:bCs w:val="false"/>
        <w:i w:val="false"/>
        <w:iCs w:val="false"/>
        <w:color w:val="000000"/>
        <w:sz w:val="20"/>
        <w:szCs w:val="20"/>
      </w:rPr>
      <w:t>1</w:t>
    </w:r>
    <w:r>
      <w:rPr>
        <w:rFonts w:eastAsia="Arial" w:cs="Arial"/>
        <w:b w:val="false"/>
        <w:bCs w:val="false"/>
        <w:i w:val="false"/>
        <w:iCs w:val="false"/>
        <w:color w:val="000000"/>
        <w:sz w:val="20"/>
        <w:szCs w:val="20"/>
      </w:rPr>
      <w:fldChar w:fldCharType="end"/>
    </w:r>
    <w:r>
      <w:rPr>
        <w:rFonts w:eastAsia="Arial" w:cs="Arial"/>
        <w:color w:val="666666"/>
        <w:sz w:val="16"/>
        <w:szCs w:val="16"/>
      </w:rPr>
      <w:t xml:space="preserve"> of </w:t>
    </w:r>
    <w:r>
      <w:rPr>
        <w:rFonts w:eastAsia="Arial" w:cs="Arial"/>
        <w:b w:val="false"/>
        <w:bCs w:val="false"/>
        <w:i w:val="false"/>
        <w:iCs w:val="false"/>
        <w:color w:val="000000"/>
        <w:sz w:val="20"/>
        <w:szCs w:val="20"/>
      </w:rPr>
      <w:fldChar w:fldCharType="begin"/>
    </w:r>
    <w:r>
      <w:rPr>
        <w:rFonts w:eastAsia="Arial" w:cs="Arial"/>
        <w:b w:val="false"/>
        <w:bCs w:val="false"/>
        <w:i w:val="false"/>
        <w:iCs w:val="false"/>
        <w:color w:val="000000"/>
        <w:sz w:val="20"/>
        <w:szCs w:val="20"/>
      </w:rPr>
      <w:instrText xml:space="preserve"> NUMPAGES </w:instrText>
    </w:r>
    <w:r>
      <w:rPr>
        <w:rFonts w:eastAsia="Arial" w:cs="Arial"/>
        <w:b w:val="false"/>
        <w:bCs w:val="false"/>
        <w:i w:val="false"/>
        <w:iCs w:val="false"/>
        <w:color w:val="000000"/>
        <w:sz w:val="20"/>
        <w:szCs w:val="20"/>
      </w:rPr>
      <w:fldChar w:fldCharType="separate"/>
    </w:r>
    <w:r>
      <w:rPr>
        <w:rFonts w:eastAsia="Arial" w:cs="Arial"/>
        <w:b w:val="false"/>
        <w:bCs w:val="false"/>
        <w:i w:val="false"/>
        <w:iCs w:val="false"/>
        <w:color w:val="000000"/>
        <w:sz w:val="20"/>
        <w:szCs w:val="20"/>
      </w:rPr>
      <w:t>11</w:t>
    </w:r>
    <w:r>
      <w:rPr>
        <w:rFonts w:eastAsia="Arial" w:cs="Arial"/>
        <w:b w:val="false"/>
        <w:bCs w:val="false"/>
        <w:i w:val="false"/>
        <w:iCs w:val="false"/>
        <w:color w:val="00000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CCCCCC"/>
      </w:pBdr>
      <w:jc w:val="right"/>
      <w:rPr/>
    </w:pPr>
    <w:r>
      <w:rPr>
        <w:rFonts w:eastAsia="Arial" w:cs="Arial"/>
        <w:color w:val="666666"/>
        <w:sz w:val="16"/>
        <w:szCs w:val="16"/>
      </w:rPr>
      <w:t xml:space="preserve">Langit L. et al.   |  </w:t>
    </w:r>
    <w:r>
      <w:rPr>
        <w:rFonts w:eastAsia="Arial" w:cs="Arial"/>
        <w:color w:val="666666"/>
        <w:sz w:val="16"/>
        <w:szCs w:val="16"/>
      </w:rPr>
      <w:fldChar w:fldCharType="begin"/>
    </w:r>
    <w:r>
      <w:rPr>
        <w:rFonts w:eastAsia="Arial" w:cs="Arial"/>
        <w:color w:val="666666"/>
        <w:sz w:val="16"/>
        <w:szCs w:val="16"/>
      </w:rPr>
      <w:instrText xml:space="preserve"> DATE \@ "MMMM d, yyyy" </w:instrText>
    </w:r>
    <w:r>
      <w:rPr>
        <w:rFonts w:eastAsia="Arial" w:cs="Arial"/>
        <w:color w:val="666666"/>
        <w:sz w:val="16"/>
        <w:szCs w:val="16"/>
      </w:rPr>
      <w:fldChar w:fldCharType="separate"/>
    </w:r>
    <w:r>
      <w:rPr>
        <w:rFonts w:eastAsia="Arial" w:cs="Arial"/>
        <w:color w:val="666666"/>
        <w:sz w:val="16"/>
        <w:szCs w:val="16"/>
      </w:rPr>
      <w:t>April 23, 2026</w:t>
    </w:r>
    <w:r>
      <w:rPr>
        <w:rFonts w:eastAsia="Arial" w:cs="Arial"/>
        <w:color w:val="666666"/>
        <w:sz w:val="16"/>
        <w:szCs w:val="16"/>
      </w:rPr>
      <w:fldChar w:fldCharType="end"/>
    </w:r>
    <w:r>
      <w:rPr>
        <w:rFonts w:eastAsia="Arial" w:cs="Arial"/>
        <w:color w:val="666666"/>
        <w:sz w:val="16"/>
        <w:szCs w:val="16"/>
      </w:rPr>
      <w:t xml:space="preserve">          Page </w:t>
    </w:r>
    <w:r>
      <w:rPr>
        <w:rFonts w:eastAsia="Arial" w:cs="Arial"/>
        <w:b w:val="false"/>
        <w:bCs w:val="false"/>
        <w:i w:val="false"/>
        <w:iCs w:val="false"/>
        <w:color w:val="000000"/>
        <w:sz w:val="20"/>
        <w:szCs w:val="20"/>
      </w:rPr>
      <w:fldChar w:fldCharType="begin"/>
    </w:r>
    <w:r>
      <w:rPr>
        <w:rFonts w:eastAsia="Arial" w:cs="Arial"/>
        <w:b w:val="false"/>
        <w:bCs w:val="false"/>
        <w:i w:val="false"/>
        <w:iCs w:val="false"/>
        <w:color w:val="000000"/>
        <w:sz w:val="20"/>
        <w:szCs w:val="20"/>
      </w:rPr>
      <w:instrText xml:space="preserve"> PAGE </w:instrText>
    </w:r>
    <w:r>
      <w:rPr>
        <w:rFonts w:eastAsia="Arial" w:cs="Arial"/>
        <w:b w:val="false"/>
        <w:bCs w:val="false"/>
        <w:i w:val="false"/>
        <w:iCs w:val="false"/>
        <w:color w:val="000000"/>
        <w:sz w:val="20"/>
        <w:szCs w:val="20"/>
      </w:rPr>
      <w:fldChar w:fldCharType="separate"/>
    </w:r>
    <w:r>
      <w:rPr>
        <w:rFonts w:eastAsia="Arial" w:cs="Arial"/>
        <w:b w:val="false"/>
        <w:bCs w:val="false"/>
        <w:i w:val="false"/>
        <w:iCs w:val="false"/>
        <w:color w:val="000000"/>
        <w:sz w:val="20"/>
        <w:szCs w:val="20"/>
      </w:rPr>
      <w:t>1</w:t>
    </w:r>
    <w:r>
      <w:rPr>
        <w:rFonts w:eastAsia="Arial" w:cs="Arial"/>
        <w:b w:val="false"/>
        <w:bCs w:val="false"/>
        <w:i w:val="false"/>
        <w:iCs w:val="false"/>
        <w:color w:val="000000"/>
        <w:sz w:val="20"/>
        <w:szCs w:val="20"/>
      </w:rPr>
      <w:fldChar w:fldCharType="end"/>
    </w:r>
    <w:r>
      <w:rPr>
        <w:rFonts w:eastAsia="Arial" w:cs="Arial"/>
        <w:color w:val="666666"/>
        <w:sz w:val="16"/>
        <w:szCs w:val="16"/>
      </w:rPr>
      <w:t xml:space="preserve"> of </w:t>
    </w:r>
    <w:r>
      <w:rPr>
        <w:rFonts w:eastAsia="Arial" w:cs="Arial"/>
        <w:b w:val="false"/>
        <w:bCs w:val="false"/>
        <w:i w:val="false"/>
        <w:iCs w:val="false"/>
        <w:color w:val="000000"/>
        <w:sz w:val="20"/>
        <w:szCs w:val="20"/>
      </w:rPr>
      <w:fldChar w:fldCharType="begin"/>
    </w:r>
    <w:r>
      <w:rPr>
        <w:rFonts w:eastAsia="Arial" w:cs="Arial"/>
        <w:b w:val="false"/>
        <w:bCs w:val="false"/>
        <w:i w:val="false"/>
        <w:iCs w:val="false"/>
        <w:color w:val="000000"/>
        <w:sz w:val="20"/>
        <w:szCs w:val="20"/>
      </w:rPr>
      <w:instrText xml:space="preserve"> NUMPAGES </w:instrText>
    </w:r>
    <w:r>
      <w:rPr>
        <w:rFonts w:eastAsia="Arial" w:cs="Arial"/>
        <w:b w:val="false"/>
        <w:bCs w:val="false"/>
        <w:i w:val="false"/>
        <w:iCs w:val="false"/>
        <w:color w:val="000000"/>
        <w:sz w:val="20"/>
        <w:szCs w:val="20"/>
      </w:rPr>
      <w:fldChar w:fldCharType="separate"/>
    </w:r>
    <w:r>
      <w:rPr>
        <w:rFonts w:eastAsia="Arial" w:cs="Arial"/>
        <w:b w:val="false"/>
        <w:bCs w:val="false"/>
        <w:i w:val="false"/>
        <w:iCs w:val="false"/>
        <w:color w:val="000000"/>
        <w:sz w:val="20"/>
        <w:szCs w:val="20"/>
      </w:rPr>
      <w:t>11</w:t>
    </w:r>
    <w:r>
      <w:rPr>
        <w:rFonts w:eastAsia="Arial" w:cs="Arial"/>
        <w:b w:val="false"/>
        <w:bCs w:val="false"/>
        <w:i w:val="false"/>
        <w:iCs w:val="false"/>
        <w:color w:val="00000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b/>
        <w:bCs/>
        <w:color w:val="C00000"/>
        <w:sz w:val="16"/>
        <w:szCs w:val="16"/>
      </w:rPr>
      <w:t>DRAFT — NOT FOR DISTRIBUTION  |  A Multi-Modal MCP Precision Oncology Platform for HGSOC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rPr/>
    </w:pPr>
    <w:r>
      <w:rPr>
        <w:rFonts w:eastAsia="Arial" w:cs="Arial"/>
        <w:b/>
        <w:bCs/>
        <w:color w:val="C00000"/>
        <w:sz w:val="16"/>
        <w:szCs w:val="16"/>
      </w:rPr>
      <w:t>DRAFT — NOT FOR DISTRIBUTION  |  A Multi-Modal MCP Precision Oncology Platform for HGSOC</w:t>
    </w:r>
  </w:p>
</w:hdr>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280" w:after="120"/>
      <w:outlineLvl w:val="0"/>
    </w:pPr>
    <w:rPr>
      <w:rFonts w:ascii="Arial" w:hAnsi="Arial" w:eastAsia="Arial" w:cs="Arial"/>
      <w:b w:val="false"/>
      <w:bCs w:val="false"/>
      <w:color w:val="000000"/>
      <w:sz w:val="32"/>
      <w:szCs w:val="32"/>
    </w:rPr>
  </w:style>
  <w:style w:type="paragraph" w:styleId="Heading2">
    <w:name w:val="heading 2"/>
    <w:basedOn w:val="Heading"/>
    <w:qFormat/>
    <w:pPr>
      <w:spacing w:before="200" w:after="80"/>
      <w:outlineLvl w:val="1"/>
    </w:pPr>
    <w:rPr>
      <w:rFonts w:ascii="Arial" w:hAnsi="Arial" w:eastAsia="Arial" w:cs="Arial"/>
      <w:b w:val="false"/>
      <w:bCs w:val="false"/>
      <w:color w:val="2E75B6"/>
      <w:sz w:val="24"/>
      <w:szCs w:val="24"/>
    </w:rPr>
  </w:style>
  <w:style w:type="paragraph" w:styleId="Heading3">
    <w:name w:val="heading 3"/>
    <w:basedOn w:val="Heading"/>
    <w:qFormat/>
    <w:pPr>
      <w:spacing w:before="160" w:after="60"/>
      <w:outlineLvl w:val="2"/>
    </w:pPr>
    <w:rPr>
      <w:rFonts w:ascii="Arial" w:hAnsi="Arial" w:eastAsia="Arial" w:cs="Arial"/>
      <w:b w:val="false"/>
      <w:bCs w:val="false"/>
      <w:color w:val="00000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SourceCode" w:customStyle="1">
    <w:name w:val="Source Code"/>
    <w:basedOn w:val="Normal"/>
    <w:qFormat/>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LibreOffice/26.2.2.2$Linux_AARCH64 LibreOffice_project/620$Build-2</Application>
  <AppVersion>15.0000</AppVersion>
  <Pages>2</Pages>
  <Words>687</Words>
  <Characters>4615</Characters>
  <CharactersWithSpaces>5242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2026-04-07T23:09:06Z</dcterms:created>
  <dc:creator/>
  <dc:description/>
  <dc:language>en-US</dc:language>
  <cp:lastModifiedBy/>
  <dcterms:modified xsi:type="dcterms:W3CDTF">2026-04-17T17:26:23Z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